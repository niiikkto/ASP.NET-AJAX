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2255" w14:textId="77777777" w:rsidR="00DE26E1" w:rsidRDefault="009C5B08" w:rsidP="009C5B08">
      <w:pPr>
        <w:pStyle w:val="a3"/>
        <w:rPr>
          <w:ins w:id="0" w:author="Анастасия Карпухова" w:date="2026-09-29T10:22:00Z"/>
        </w:rPr>
      </w:pPr>
      <w:r>
        <w:t>Самостоятельная работа по техническому регулированию в ИКТ</w:t>
      </w:r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r>
        <w:br/>
      </w:r>
      <w:r>
        <w:br/>
        <w:t>· а) ГОСТ Р</w:t>
      </w:r>
      <w:r>
        <w:br/>
        <w:t xml:space="preserve">· б) </w:t>
      </w:r>
      <w:r w:rsidRPr="005073BA">
        <w:rPr>
          <w:color w:val="FF0000"/>
          <w:rPrChange w:id="1" w:author="Анастасия Карпухова" w:date="2026-09-29T09:45:00Z">
            <w:rPr/>
          </w:rPrChange>
        </w:rPr>
        <w:t>Технический регламент</w:t>
      </w:r>
      <w:r>
        <w:br/>
        <w:t>· в) СТО</w:t>
      </w:r>
      <w:r>
        <w:br/>
        <w:t>· г) ТУ</w:t>
      </w:r>
      <w:r>
        <w:br/>
      </w:r>
      <w:r>
        <w:br/>
        <w:t>А2. Что такое ОКС?</w:t>
      </w:r>
      <w:r>
        <w:br/>
      </w:r>
      <w:r>
        <w:br/>
        <w:t xml:space="preserve">· а) </w:t>
      </w:r>
      <w:r w:rsidRPr="005073BA">
        <w:rPr>
          <w:color w:val="FF0000"/>
          <w:rPrChange w:id="2" w:author="Анастасия Карпухова" w:date="2026-09-29T09:46:00Z">
            <w:rPr/>
          </w:rPrChange>
        </w:rPr>
        <w:t>Общероссийский классификатор стандартов</w:t>
      </w:r>
      <w:r>
        <w:br/>
        <w:t>· б) Общероссийский классификатор продукции</w:t>
      </w:r>
      <w:r>
        <w:br/>
        <w:t>· в) Орган по контролю стандартов</w:t>
      </w:r>
      <w:r>
        <w:br/>
        <w:t>· г) Основной комплект схем</w:t>
      </w:r>
      <w:r>
        <w:br/>
      </w:r>
      <w:r>
        <w:br/>
        <w:t>А3. ГОСТ 34.601-90 регламентирует:</w:t>
      </w:r>
      <w:r>
        <w:br/>
      </w:r>
      <w:r>
        <w:br/>
        <w:t>· а) стадии разработки ПО</w:t>
      </w:r>
      <w:r>
        <w:br/>
        <w:t xml:space="preserve">· б) </w:t>
      </w:r>
      <w:r w:rsidRPr="005073BA">
        <w:rPr>
          <w:color w:val="FF0000"/>
          <w:rPrChange w:id="3" w:author="Анастасия Карпухова" w:date="2026-09-29T09:46:00Z">
            <w:rPr/>
          </w:rPrChange>
        </w:rPr>
        <w:t>стадии создания автоматизированных систем</w:t>
      </w:r>
      <w:r w:rsidRPr="005073BA">
        <w:rPr>
          <w:color w:val="FF0000"/>
          <w:rPrChange w:id="4" w:author="Анастасия Карпухова" w:date="2026-09-29T09:46:00Z">
            <w:rPr/>
          </w:rPrChange>
        </w:rPr>
        <w:br/>
      </w:r>
      <w:r>
        <w:t>· в) структуру ТУ</w:t>
      </w:r>
      <w:r>
        <w:br/>
        <w:t>· г) правила маркировки</w:t>
      </w:r>
      <w:r>
        <w:br/>
      </w:r>
      <w:r>
        <w:br/>
        <w:t>А4. Какой стандарт устанавливает стадии разработки программ?</w:t>
      </w:r>
      <w:r>
        <w:br/>
      </w:r>
      <w:r>
        <w:br/>
        <w:t>· а) ГОСТ 34.602</w:t>
      </w:r>
      <w:r>
        <w:br/>
        <w:t xml:space="preserve">· б) </w:t>
      </w:r>
      <w:r w:rsidRPr="005073BA">
        <w:rPr>
          <w:color w:val="FF0000"/>
          <w:rPrChange w:id="5" w:author="Анастасия Карпухова" w:date="2026-09-29T09:47:00Z">
            <w:rPr/>
          </w:rPrChange>
        </w:rPr>
        <w:t>ГОСТ 19.102-77</w:t>
      </w:r>
      <w:r w:rsidRPr="005073BA">
        <w:rPr>
          <w:color w:val="FF0000"/>
          <w:rPrChange w:id="6" w:author="Анастасия Карпухова" w:date="2026-09-29T09:47:00Z">
            <w:rPr/>
          </w:rPrChange>
        </w:rPr>
        <w:br/>
      </w:r>
      <w:r>
        <w:t>· в) ГОСТ 2.104</w:t>
      </w:r>
      <w:r>
        <w:br/>
        <w:t>· г) ГОСТ 8.417</w:t>
      </w:r>
      <w:r>
        <w:br/>
      </w:r>
      <w:r>
        <w:br/>
        <w:t>А5. Схема декларирования 3д применяется для:</w:t>
      </w:r>
      <w:r>
        <w:br/>
      </w:r>
      <w:r>
        <w:br/>
        <w:t>· а) партии товара</w:t>
      </w:r>
      <w:r>
        <w:br/>
        <w:t xml:space="preserve">· б) </w:t>
      </w:r>
      <w:r w:rsidRPr="005073BA">
        <w:rPr>
          <w:color w:val="FF0000"/>
          <w:rPrChange w:id="7" w:author="Анастасия Карпухова" w:date="2026-09-29T09:47:00Z">
            <w:rPr/>
          </w:rPrChange>
        </w:rPr>
        <w:t>серийного выпуска</w:t>
      </w:r>
      <w:r>
        <w:br/>
        <w:t>· в) единичного изделия</w:t>
      </w:r>
      <w:r>
        <w:br/>
        <w:t>· г) импортной продукции разово</w:t>
      </w:r>
      <w:r>
        <w:br/>
      </w:r>
      <w:r>
        <w:br/>
        <w:t>А6. Знак ЕАС подтверждает соответствие:</w:t>
      </w:r>
      <w:r>
        <w:br/>
      </w:r>
      <w:r>
        <w:br/>
        <w:t>· а) только российским ГОСТам</w:t>
      </w:r>
      <w:r>
        <w:br/>
        <w:t xml:space="preserve">· б) </w:t>
      </w:r>
      <w:r w:rsidRPr="005073BA">
        <w:rPr>
          <w:color w:val="FF0000"/>
          <w:rPrChange w:id="8" w:author="Анастасия Карпухова" w:date="2026-09-29T09:47:00Z">
            <w:rPr/>
          </w:rPrChange>
        </w:rPr>
        <w:t>техническим регламентам ЕАЭС</w:t>
      </w:r>
      <w:r w:rsidRPr="005073BA">
        <w:rPr>
          <w:color w:val="FF0000"/>
          <w:rPrChange w:id="9" w:author="Анастасия Карпухова" w:date="2026-09-29T09:47:00Z">
            <w:rPr/>
          </w:rPrChange>
        </w:rPr>
        <w:br/>
      </w:r>
      <w:r>
        <w:t>· в) международным стандартам ISO</w:t>
      </w:r>
      <w:r>
        <w:br/>
        <w:t xml:space="preserve">· г) требованиям </w:t>
      </w:r>
      <w:proofErr w:type="spellStart"/>
      <w:r>
        <w:t>Росаккредитации</w:t>
      </w:r>
      <w:proofErr w:type="spellEnd"/>
      <w:r>
        <w:br/>
      </w:r>
      <w:r>
        <w:br/>
        <w:t>А7. Что такое аккредитация?</w:t>
      </w:r>
      <w:r>
        <w:br/>
      </w:r>
      <w:r>
        <w:br/>
        <w:t>· а) выдача сертификата</w:t>
      </w:r>
      <w:r>
        <w:br/>
        <w:t xml:space="preserve">· б) </w:t>
      </w:r>
      <w:r w:rsidRPr="005073BA">
        <w:rPr>
          <w:color w:val="FF0000"/>
          <w:rPrChange w:id="10" w:author="Анастасия Карпухова" w:date="2026-09-29T09:47:00Z">
            <w:rPr/>
          </w:rPrChange>
        </w:rPr>
        <w:t>официальное признание компетентности органа</w:t>
      </w:r>
      <w:r>
        <w:br/>
      </w:r>
      <w:r>
        <w:lastRenderedPageBreak/>
        <w:t>· в) проверка продукции</w:t>
      </w:r>
      <w:r>
        <w:br/>
        <w:t>· г) регистрация декларации</w:t>
      </w:r>
      <w:r>
        <w:br/>
      </w:r>
      <w:r>
        <w:br/>
        <w:t>А8. ГОСТ 19.201-78 — это:</w:t>
      </w:r>
      <w:r>
        <w:br/>
      </w:r>
      <w:r>
        <w:br/>
        <w:t>· а) Руководство оператора</w:t>
      </w:r>
      <w:r>
        <w:br/>
        <w:t xml:space="preserve">· б) </w:t>
      </w:r>
      <w:r w:rsidRPr="005073BA">
        <w:rPr>
          <w:color w:val="FF0000"/>
          <w:rPrChange w:id="11" w:author="Анастасия Карпухова" w:date="2026-09-29T09:48:00Z">
            <w:rPr/>
          </w:rPrChange>
        </w:rPr>
        <w:t>Техническое задание</w:t>
      </w:r>
      <w:r>
        <w:br/>
        <w:t>· в) Текст программы</w:t>
      </w:r>
      <w:r>
        <w:br/>
        <w:t>· г) Пояснительная записка</w:t>
      </w:r>
      <w:r>
        <w:br/>
      </w:r>
      <w:r>
        <w:br/>
        <w:t>А9. В шифре «ГОСТ Р 54872-2011» число 2011 означает:</w:t>
      </w:r>
      <w:r>
        <w:br/>
      </w:r>
      <w:r>
        <w:br/>
        <w:t>· а) номер стандарта</w:t>
      </w:r>
      <w:r>
        <w:br/>
        <w:t xml:space="preserve">· б) </w:t>
      </w:r>
      <w:r w:rsidRPr="005073BA">
        <w:rPr>
          <w:color w:val="FF0000"/>
          <w:rPrChange w:id="12" w:author="Анастасия Карпухова" w:date="2026-09-29T09:48:00Z">
            <w:rPr/>
          </w:rPrChange>
        </w:rPr>
        <w:t>год утверждения</w:t>
      </w:r>
      <w:r>
        <w:br/>
        <w:t>· в) код ОКС</w:t>
      </w:r>
      <w:r>
        <w:br/>
        <w:t>· г) количество страниц</w:t>
      </w:r>
      <w:r>
        <w:br/>
      </w:r>
      <w:r>
        <w:br/>
        <w:t>А10. Параметрический ряд — это:</w:t>
      </w:r>
      <w:r>
        <w:br/>
      </w:r>
      <w:r>
        <w:br/>
        <w:t>· а) список ГОСТов</w:t>
      </w:r>
      <w:r>
        <w:br/>
        <w:t xml:space="preserve">· б) </w:t>
      </w:r>
      <w:r w:rsidRPr="005073BA">
        <w:rPr>
          <w:color w:val="FF0000"/>
          <w:rPrChange w:id="13" w:author="Анастасия Карпухова" w:date="2026-09-29T09:48:00Z">
            <w:rPr/>
          </w:rPrChange>
        </w:rPr>
        <w:t>упорядоченная совокупность числовых значений параметров</w:t>
      </w:r>
      <w:r>
        <w:br/>
        <w:t>· в) перечень сертификатов</w:t>
      </w:r>
      <w:r>
        <w:br/>
        <w:t>· г) иерархия стандартов</w:t>
      </w:r>
      <w:r>
        <w:br/>
      </w:r>
      <w:r>
        <w:br/>
        <w:t>---</w:t>
      </w:r>
      <w:r>
        <w:br/>
      </w:r>
      <w:r>
        <w:br/>
        <w:t>Часть Б. Терминологический диктант</w:t>
      </w:r>
      <w:r>
        <w:br/>
      </w:r>
      <w:r>
        <w:br/>
        <w:t xml:space="preserve">Дайте определение. </w:t>
      </w:r>
      <w:r>
        <w:br/>
      </w:r>
      <w:r>
        <w:br/>
        <w:t>1. Декларация о соответствии —</w:t>
      </w:r>
      <w:ins w:id="14" w:author="Анастасия Карпухова" w:date="2026-09-29T09:49:00Z">
        <w:r w:rsidR="005073BA">
          <w:t xml:space="preserve"> </w:t>
        </w:r>
      </w:ins>
      <w:ins w:id="15" w:author="Анастасия Карпухова" w:date="2026-09-29T09:53:00Z">
        <w:r w:rsidR="005073BA">
          <w:t xml:space="preserve">документ, </w:t>
        </w:r>
        <w:r w:rsidR="00207E2E">
          <w:t>который подтверждает соответ</w:t>
        </w:r>
      </w:ins>
      <w:ins w:id="16" w:author="Анастасия Карпухова" w:date="2026-09-29T09:54:00Z">
        <w:r w:rsidR="00207E2E">
          <w:t>ствие продукции техническим требованиям.</w:t>
        </w:r>
      </w:ins>
      <w:r>
        <w:br/>
        <w:t>2. Сертификат соответствия —</w:t>
      </w:r>
      <w:ins w:id="17" w:author="Анастасия Карпухова" w:date="2026-09-29T09:50:00Z">
        <w:r w:rsidR="005073BA">
          <w:t xml:space="preserve"> </w:t>
        </w:r>
      </w:ins>
      <w:ins w:id="18" w:author="Анастасия Карпухова" w:date="2026-09-29T09:55:00Z">
        <w:r w:rsidR="00207E2E">
          <w:t>документ, выд</w:t>
        </w:r>
      </w:ins>
      <w:ins w:id="19" w:author="Анастасия Карпухова" w:date="2026-09-29T09:57:00Z">
        <w:r w:rsidR="00207E2E">
          <w:t xml:space="preserve">анный органом по сертификации, </w:t>
        </w:r>
      </w:ins>
      <w:ins w:id="20" w:author="Анастасия Карпухова" w:date="2026-09-29T09:58:00Z">
        <w:r w:rsidR="00207E2E">
          <w:t>подтверждающий соответствие продукции</w:t>
        </w:r>
      </w:ins>
      <w:ins w:id="21" w:author="Анастасия Карпухова" w:date="2026-09-29T09:59:00Z">
        <w:r w:rsidR="00207E2E">
          <w:t xml:space="preserve"> установленным</w:t>
        </w:r>
      </w:ins>
      <w:ins w:id="22" w:author="Анастасия Карпухова" w:date="2026-09-29T09:58:00Z">
        <w:r w:rsidR="00207E2E">
          <w:t xml:space="preserve"> требованиям.</w:t>
        </w:r>
      </w:ins>
      <w:r>
        <w:br/>
        <w:t>3. Заявитель —</w:t>
      </w:r>
      <w:ins w:id="23" w:author="Анастасия Карпухова" w:date="2026-09-29T09:50:00Z">
        <w:r w:rsidR="005073BA">
          <w:t xml:space="preserve"> </w:t>
        </w:r>
      </w:ins>
      <w:ins w:id="24" w:author="Анастасия Карпухова" w:date="2026-09-29T09:59:00Z">
        <w:r w:rsidR="00207E2E">
          <w:t xml:space="preserve">физическое </w:t>
        </w:r>
      </w:ins>
      <w:ins w:id="25" w:author="Анастасия Карпухова" w:date="2026-09-29T10:00:00Z">
        <w:r w:rsidR="00207E2E">
          <w:t>лицо, которое обращается за подтверждения соответст</w:t>
        </w:r>
      </w:ins>
      <w:ins w:id="26" w:author="Анастасия Карпухова" w:date="2026-09-29T10:01:00Z">
        <w:r w:rsidR="00207E2E">
          <w:t>вия продукции.</w:t>
        </w:r>
      </w:ins>
      <w:r>
        <w:br/>
        <w:t>4. Схема подтверждения соответствия —</w:t>
      </w:r>
      <w:ins w:id="27" w:author="Анастасия Карпухова" w:date="2026-09-29T09:50:00Z">
        <w:r w:rsidR="005073BA">
          <w:t xml:space="preserve"> </w:t>
        </w:r>
      </w:ins>
      <w:ins w:id="28" w:author="Анастасия Карпухова" w:date="2026-09-29T10:03:00Z">
        <w:r w:rsidR="00207E2E">
          <w:t xml:space="preserve">определённый порядок </w:t>
        </w:r>
        <w:r w:rsidR="00A66100">
          <w:t>доказательств</w:t>
        </w:r>
      </w:ins>
      <w:ins w:id="29" w:author="Анастасия Карпухова" w:date="2026-09-29T10:04:00Z">
        <w:r w:rsidR="00A66100">
          <w:t xml:space="preserve"> для</w:t>
        </w:r>
      </w:ins>
      <w:ins w:id="30" w:author="Анастасия Карпухова" w:date="2026-09-29T10:05:00Z">
        <w:r w:rsidR="00A66100">
          <w:t xml:space="preserve"> установки соответствия.</w:t>
        </w:r>
      </w:ins>
      <w:r>
        <w:br/>
        <w:t>5. Аккредитация —</w:t>
      </w:r>
      <w:ins w:id="31" w:author="Анастасия Карпухова" w:date="2026-09-29T09:50:00Z">
        <w:r w:rsidR="005073BA">
          <w:t xml:space="preserve"> </w:t>
        </w:r>
      </w:ins>
      <w:ins w:id="32" w:author="Анастасия Карпухова" w:date="2026-09-29T10:05:00Z">
        <w:r w:rsidR="00A66100">
          <w:t>официальное призна</w:t>
        </w:r>
      </w:ins>
      <w:ins w:id="33" w:author="Анастасия Карпухова" w:date="2026-09-29T10:06:00Z">
        <w:r w:rsidR="00A66100">
          <w:t>ние комплементарности органа по оценке соответствия выполнять определё</w:t>
        </w:r>
      </w:ins>
      <w:ins w:id="34" w:author="Анастасия Карпухова" w:date="2026-09-29T10:07:00Z">
        <w:r w:rsidR="00A66100">
          <w:t xml:space="preserve">нные работы. </w:t>
        </w:r>
      </w:ins>
      <w:r>
        <w:br/>
        <w:t>6. Унификация —</w:t>
      </w:r>
      <w:ins w:id="35" w:author="Анастасия Карпухова" w:date="2026-09-29T09:50:00Z">
        <w:r w:rsidR="005073BA">
          <w:t xml:space="preserve"> </w:t>
        </w:r>
      </w:ins>
      <w:ins w:id="36" w:author="Анастасия Карпухова" w:date="2026-09-29T10:09:00Z">
        <w:r w:rsidR="00A66100">
          <w:t xml:space="preserve">приведение изделий, процессов к </w:t>
        </w:r>
      </w:ins>
      <w:ins w:id="37" w:author="Анастасия Карпухова" w:date="2026-09-29T10:11:00Z">
        <w:r w:rsidR="00A66100">
          <w:t>единообразию</w:t>
        </w:r>
      </w:ins>
      <w:ins w:id="38" w:author="Анастасия Карпухова" w:date="2026-09-29T10:09:00Z">
        <w:r w:rsidR="00A66100">
          <w:t xml:space="preserve"> на </w:t>
        </w:r>
      </w:ins>
      <w:ins w:id="39" w:author="Анастасия Карпухова" w:date="2026-09-29T10:10:00Z">
        <w:r w:rsidR="00A66100">
          <w:t>основе рационального сокращения их разновидностей.</w:t>
        </w:r>
      </w:ins>
      <w:r>
        <w:br/>
        <w:t>7. Технические условия (ТУ) —</w:t>
      </w:r>
      <w:ins w:id="40" w:author="Анастасия Карпухова" w:date="2026-09-29T09:50:00Z">
        <w:r w:rsidR="005073BA">
          <w:t xml:space="preserve"> </w:t>
        </w:r>
      </w:ins>
      <w:ins w:id="41" w:author="Анастасия Карпухова" w:date="2026-09-29T10:10:00Z">
        <w:r w:rsidR="00A66100">
          <w:t xml:space="preserve">документ, устанавливающий </w:t>
        </w:r>
      </w:ins>
      <w:ins w:id="42" w:author="Анастасия Карпухова" w:date="2026-09-29T10:11:00Z">
        <w:r w:rsidR="00A66100">
          <w:t>требования к конкретной продукции.</w:t>
        </w:r>
      </w:ins>
      <w:r>
        <w:br/>
        <w:t>8. ЕСПД —</w:t>
      </w:r>
      <w:ins w:id="43" w:author="Анастасия Карпухова" w:date="2026-09-29T09:50:00Z">
        <w:r w:rsidR="005073BA">
          <w:t xml:space="preserve"> </w:t>
        </w:r>
      </w:ins>
      <w:ins w:id="44" w:author="Анастасия Карпухова" w:date="2026-09-29T10:11:00Z">
        <w:r w:rsidR="00A66100">
          <w:t xml:space="preserve">единая система программной документации. </w:t>
        </w:r>
      </w:ins>
      <w:r>
        <w:br/>
      </w:r>
      <w:r>
        <w:br/>
      </w:r>
      <w:r>
        <w:br/>
        <w:t>---</w:t>
      </w:r>
      <w:r>
        <w:br/>
      </w:r>
      <w:r>
        <w:br/>
        <w:t xml:space="preserve">Часть В. Практические задания </w:t>
      </w:r>
      <w:r>
        <w:br/>
        <w:t xml:space="preserve"> </w:t>
      </w:r>
      <w:r>
        <w:br/>
        <w:t>Задание В1 Классификация стандартов</w:t>
      </w:r>
      <w:r>
        <w:br/>
      </w:r>
      <w:r>
        <w:lastRenderedPageBreak/>
        <w:br/>
        <w:t>Соотнесите стандарт с его видом. Заполните таблицу:</w:t>
      </w:r>
      <w:r>
        <w:br/>
      </w:r>
      <w:r>
        <w:br/>
        <w:t>Стандарт Вид стандарта (основополагающий / на продукцию / на процессы / на методы испытаний)</w:t>
      </w:r>
      <w:r>
        <w:br/>
        <w:t xml:space="preserve">ГОСТ Р 54872-2011 «ИКТ. </w:t>
      </w:r>
      <w:proofErr w:type="gramStart"/>
      <w:r>
        <w:t xml:space="preserve">Термины» </w:t>
      </w:r>
      <w:ins w:id="45" w:author="Анастасия Карпухова" w:date="2026-09-29T10:15:00Z">
        <w:r w:rsidR="00DE26E1">
          <w:t xml:space="preserve"> -</w:t>
        </w:r>
        <w:proofErr w:type="gramEnd"/>
        <w:r w:rsidR="00DE26E1">
          <w:t xml:space="preserve"> </w:t>
        </w:r>
      </w:ins>
      <w:ins w:id="46" w:author="Анастасия Карпухова" w:date="2026-09-29T10:16:00Z">
        <w:r w:rsidR="00DE26E1">
          <w:t>основополагающий</w:t>
        </w:r>
      </w:ins>
      <w:r>
        <w:br/>
        <w:t xml:space="preserve">ГОСТ 19.102-77 </w:t>
      </w:r>
      <w:ins w:id="47" w:author="Анастасия Карпухова" w:date="2026-09-29T10:15:00Z">
        <w:r w:rsidR="00DE26E1">
          <w:t xml:space="preserve"> - </w:t>
        </w:r>
      </w:ins>
      <w:ins w:id="48" w:author="Анастасия Карпухова" w:date="2026-09-29T10:16:00Z">
        <w:r w:rsidR="00DE26E1">
          <w:t>на процессы</w:t>
        </w:r>
      </w:ins>
      <w:r>
        <w:br/>
        <w:t xml:space="preserve">ГОСТ 34.601-90 </w:t>
      </w:r>
      <w:ins w:id="49" w:author="Анастасия Карпухова" w:date="2026-09-29T10:15:00Z">
        <w:r w:rsidR="00DE26E1">
          <w:t xml:space="preserve"> -</w:t>
        </w:r>
      </w:ins>
      <w:ins w:id="50" w:author="Анастасия Карпухова" w:date="2026-09-29T10:16:00Z">
        <w:r w:rsidR="00DE26E1">
          <w:t xml:space="preserve"> </w:t>
        </w:r>
      </w:ins>
      <w:ins w:id="51" w:author="Анастасия Карпухова" w:date="2026-09-29T10:17:00Z">
        <w:r w:rsidR="00DE26E1">
          <w:t>на процессы</w:t>
        </w:r>
      </w:ins>
      <w:r>
        <w:br/>
        <w:t xml:space="preserve">ГОСТ 2.104-2006 </w:t>
      </w:r>
      <w:ins w:id="52" w:author="Анастасия Карпухова" w:date="2026-09-29T10:15:00Z">
        <w:r w:rsidR="00DE26E1">
          <w:t xml:space="preserve"> -</w:t>
        </w:r>
      </w:ins>
      <w:ins w:id="53" w:author="Анастасия Карпухова" w:date="2026-09-29T10:17:00Z">
        <w:r w:rsidR="00DE26E1">
          <w:t xml:space="preserve"> основополагающий </w:t>
        </w:r>
      </w:ins>
      <w:r>
        <w:br/>
      </w:r>
      <w:r>
        <w:br/>
        <w:t>Вопрос: почему ГОСТ Р 54872-2011 имеет код ОКС 35.020? Что означает этот код?</w:t>
      </w:r>
      <w:r>
        <w:br/>
      </w:r>
      <w:r>
        <w:br/>
      </w:r>
      <w:ins w:id="54" w:author="Анастасия Карпухова" w:date="2026-09-29T10:18:00Z">
        <w:r w:rsidR="00DE26E1">
          <w:t>ОКС 35.020</w:t>
        </w:r>
        <w:r w:rsidR="00DE26E1">
          <w:t xml:space="preserve"> – означает Информационные технологии</w:t>
        </w:r>
      </w:ins>
      <w:ins w:id="55" w:author="Анастасия Карпухова" w:date="2026-09-29T10:19:00Z">
        <w:r w:rsidR="00DE26E1">
          <w:t xml:space="preserve"> в целом</w:t>
        </w:r>
      </w:ins>
      <w:ins w:id="56" w:author="Анастасия Карпухова" w:date="2026-09-29T10:18:00Z">
        <w:r w:rsidR="00DE26E1">
          <w:t xml:space="preserve">. </w:t>
        </w:r>
      </w:ins>
      <w:del w:id="57" w:author="Анастасия Карпухова" w:date="2026-09-29T10:18:00Z">
        <w:r w:rsidDel="00DE26E1">
          <w:delText>---</w:delText>
        </w:r>
      </w:del>
      <w:r>
        <w:br/>
      </w:r>
      <w:r>
        <w:br/>
        <w:t>Задание В</w:t>
      </w:r>
      <w:proofErr w:type="gramStart"/>
      <w:r>
        <w:t>2 .</w:t>
      </w:r>
      <w:proofErr w:type="gramEnd"/>
      <w:r>
        <w:t xml:space="preserve"> Схемы декларирования</w:t>
      </w:r>
      <w:r>
        <w:br/>
      </w:r>
      <w:r>
        <w:br/>
        <w:t>Вы — импортёр. Вам привезли партию из 100 USB-хабов из Китая для разовой продажи.</w:t>
      </w:r>
      <w:r>
        <w:br/>
      </w:r>
      <w:r>
        <w:br/>
        <w:t>а) Какую схему декларирования вы выберете: 3д или 4д? Обоснуйте.</w:t>
      </w:r>
      <w:ins w:id="58" w:author="Анастасия Карпухова" w:date="2026-09-29T10:22:00Z">
        <w:r w:rsidR="00DE26E1">
          <w:t xml:space="preserve"> </w:t>
        </w:r>
      </w:ins>
    </w:p>
    <w:p w14:paraId="4AA57824" w14:textId="77777777" w:rsidR="00DE26E1" w:rsidRDefault="00DE26E1" w:rsidP="009C5B08">
      <w:pPr>
        <w:pStyle w:val="a3"/>
        <w:rPr>
          <w:ins w:id="59" w:author="Анастасия Карпухова" w:date="2026-09-29T10:23:00Z"/>
        </w:rPr>
      </w:pPr>
      <w:ins w:id="60" w:author="Анастасия Карпухова" w:date="2026-09-29T10:22:00Z">
        <w:r w:rsidRPr="00DE26E1">
          <w:t>Схему 4д. Партия из 100 штук — разовая поставка. 4д как раз для партии</w:t>
        </w:r>
      </w:ins>
      <w:ins w:id="61" w:author="Анастасия Карпухова" w:date="2026-09-29T10:23:00Z">
        <w:r>
          <w:t xml:space="preserve"> </w:t>
        </w:r>
      </w:ins>
      <w:ins w:id="62" w:author="Анастасия Карпухова" w:date="2026-09-29T10:22:00Z">
        <w:r w:rsidRPr="00DE26E1">
          <w:t>единичного изделия</w:t>
        </w:r>
      </w:ins>
      <w:ins w:id="63" w:author="Анастасия Карпухова" w:date="2026-09-29T10:23:00Z">
        <w:r>
          <w:t>.</w:t>
        </w:r>
      </w:ins>
    </w:p>
    <w:p w14:paraId="1B7A95DB" w14:textId="77777777" w:rsidR="00086C63" w:rsidRDefault="009C5B08" w:rsidP="009C5B08">
      <w:pPr>
        <w:pStyle w:val="a3"/>
        <w:rPr>
          <w:ins w:id="64" w:author="Анастасия Карпухова" w:date="2026-09-29T10:24:00Z"/>
        </w:rPr>
      </w:pPr>
      <w:del w:id="65" w:author="Анастасия Карпухова" w:date="2026-09-29T10:23:00Z">
        <w:r w:rsidDel="00DE26E1">
          <w:br/>
        </w:r>
      </w:del>
      <w:r>
        <w:t>б) Напишите пошаговый алгоритм действий (не менее 4 шагов): от прибытия товара до получения зарегистрированной декларации.</w:t>
      </w:r>
    </w:p>
    <w:p w14:paraId="0335839A" w14:textId="2CED38CD" w:rsidR="00086C63" w:rsidRDefault="00086C63" w:rsidP="009C5B08">
      <w:pPr>
        <w:pStyle w:val="a3"/>
        <w:numPr>
          <w:ilvl w:val="0"/>
          <w:numId w:val="1"/>
        </w:numPr>
        <w:rPr>
          <w:ins w:id="66" w:author="Анастасия Карпухова" w:date="2026-09-29T10:24:00Z"/>
        </w:rPr>
      </w:pPr>
      <w:ins w:id="67" w:author="Анастасия Карпухова" w:date="2026-09-29T10:23:00Z">
        <w:r w:rsidRPr="00086C63">
          <w:t>Идентифицировать партию</w:t>
        </w:r>
      </w:ins>
      <w:ins w:id="68" w:author="Анастасия Карпухова" w:date="2026-09-29T10:27:00Z">
        <w:r>
          <w:t>.</w:t>
        </w:r>
      </w:ins>
      <w:ins w:id="69" w:author="Анастасия Карпухова" w:date="2026-09-29T10:23:00Z">
        <w:r w:rsidRPr="00086C63">
          <w:t xml:space="preserve"> </w:t>
        </w:r>
      </w:ins>
    </w:p>
    <w:p w14:paraId="5A2BC2E7" w14:textId="77777777" w:rsidR="00086C63" w:rsidRDefault="00086C63" w:rsidP="009C5B08">
      <w:pPr>
        <w:pStyle w:val="a3"/>
        <w:numPr>
          <w:ilvl w:val="0"/>
          <w:numId w:val="1"/>
        </w:numPr>
        <w:rPr>
          <w:ins w:id="70" w:author="Анастасия Карпухова" w:date="2026-09-29T10:24:00Z"/>
        </w:rPr>
      </w:pPr>
      <w:ins w:id="71" w:author="Анастасия Карпухова" w:date="2026-09-29T10:23:00Z">
        <w:r w:rsidRPr="00086C63">
          <w:t xml:space="preserve">Отобрать образцы и провести испытания в аккредитованной лаборатории. </w:t>
        </w:r>
      </w:ins>
    </w:p>
    <w:p w14:paraId="7519FE94" w14:textId="55482B54" w:rsidR="00086C63" w:rsidRDefault="00086C63" w:rsidP="009C5B08">
      <w:pPr>
        <w:pStyle w:val="a3"/>
        <w:numPr>
          <w:ilvl w:val="0"/>
          <w:numId w:val="1"/>
        </w:numPr>
        <w:rPr>
          <w:ins w:id="72" w:author="Анастасия Карпухова" w:date="2026-09-29T10:25:00Z"/>
        </w:rPr>
      </w:pPr>
      <w:ins w:id="73" w:author="Анастасия Карпухова" w:date="2026-09-29T10:23:00Z">
        <w:r w:rsidRPr="00086C63">
          <w:t>Сформировать комплект доказательств</w:t>
        </w:r>
      </w:ins>
      <w:ins w:id="74" w:author="Анастасия Карпухова" w:date="2026-09-29T10:27:00Z">
        <w:r>
          <w:t>.</w:t>
        </w:r>
      </w:ins>
      <w:ins w:id="75" w:author="Анастасия Карпухова" w:date="2026-09-29T10:23:00Z">
        <w:r w:rsidRPr="00086C63">
          <w:t xml:space="preserve"> </w:t>
        </w:r>
      </w:ins>
    </w:p>
    <w:p w14:paraId="625ADBAE" w14:textId="3D4F4DB9" w:rsidR="00086C63" w:rsidRDefault="00086C63" w:rsidP="00086C63">
      <w:pPr>
        <w:pStyle w:val="a3"/>
        <w:numPr>
          <w:ilvl w:val="0"/>
          <w:numId w:val="1"/>
        </w:numPr>
        <w:rPr>
          <w:ins w:id="76" w:author="Анастасия Карпухова" w:date="2026-09-29T10:25:00Z"/>
        </w:rPr>
      </w:pPr>
      <w:ins w:id="77" w:author="Анастасия Карпухова" w:date="2026-09-29T10:23:00Z">
        <w:r w:rsidRPr="00086C63">
          <w:t>Принять декларацию, зарегистрировать её в реестре и нанести маркировку.</w:t>
        </w:r>
      </w:ins>
    </w:p>
    <w:p w14:paraId="606589D5" w14:textId="77777777" w:rsidR="00086C63" w:rsidRDefault="009C5B08" w:rsidP="00086C63">
      <w:pPr>
        <w:pStyle w:val="a3"/>
        <w:rPr>
          <w:ins w:id="78" w:author="Анастасия Карпухова" w:date="2026-09-29T10:25:00Z"/>
        </w:rPr>
      </w:pPr>
      <w:del w:id="79" w:author="Анастасия Карпухова" w:date="2026-09-29T10:25:00Z">
        <w:r w:rsidDel="00086C63">
          <w:br/>
        </w:r>
      </w:del>
      <w:r>
        <w:t>в) Что произойдёт, если вы выберете неверную схему?</w:t>
      </w:r>
    </w:p>
    <w:p w14:paraId="5F9A2F87" w14:textId="77777777" w:rsidR="0056591A" w:rsidRDefault="00086C63" w:rsidP="00086C63">
      <w:pPr>
        <w:pStyle w:val="a3"/>
        <w:rPr>
          <w:ins w:id="80" w:author="Анастасия Карпухова" w:date="2026-09-29T10:34:00Z"/>
        </w:rPr>
      </w:pPr>
      <w:ins w:id="81" w:author="Анастасия Карпухова" w:date="2026-09-29T10:25:00Z">
        <w:r w:rsidRPr="00086C63">
          <w:t>Декларация может быть признана недействительной, товар задержат на таможне или снимут с продажи, возможны штрафы.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</w:t>
      </w:r>
      <w:proofErr w:type="gramStart"/>
      <w:r w:rsidR="009C5B08">
        <w:t>3 .</w:t>
      </w:r>
      <w:proofErr w:type="gramEnd"/>
      <w:r w:rsidR="009C5B08">
        <w:t xml:space="preserve"> Маркировка и штрихкод</w:t>
      </w:r>
      <w:r w:rsidR="009C5B08">
        <w:br/>
      </w:r>
      <w:r w:rsidR="009C5B08">
        <w:br/>
        <w:t>Дана упаковка с маркировкой: EAC | 4601234567890</w:t>
      </w:r>
      <w:r w:rsidR="009C5B08">
        <w:br/>
      </w:r>
      <w:r w:rsidR="009C5B08">
        <w:br/>
        <w:t>а</w:t>
      </w:r>
      <w:proofErr w:type="gramStart"/>
      <w:r w:rsidR="009C5B08">
        <w:t>)</w:t>
      </w:r>
      <w:proofErr w:type="gramEnd"/>
      <w:r w:rsidR="009C5B08">
        <w:t xml:space="preserve"> Что означает знак EAC? В рамках какого регламента он наносится на электронику?</w:t>
      </w:r>
      <w:ins w:id="82" w:author="Анастасия Карпухова" w:date="2026-09-29T10:34:00Z">
        <w:r w:rsidR="0056591A">
          <w:t xml:space="preserve"> - </w:t>
        </w:r>
      </w:ins>
      <w:ins w:id="83" w:author="Анастасия Карпухова" w:date="2026-09-29T10:29:00Z">
        <w:r>
          <w:t xml:space="preserve">ЕАС </w:t>
        </w:r>
      </w:ins>
      <w:ins w:id="84" w:author="Анастасия Карпухова" w:date="2026-09-29T10:30:00Z">
        <w:r>
          <w:t>–</w:t>
        </w:r>
      </w:ins>
      <w:ins w:id="85" w:author="Анастасия Карпухова" w:date="2026-09-29T10:29:00Z">
        <w:r>
          <w:t xml:space="preserve"> </w:t>
        </w:r>
      </w:ins>
      <w:ins w:id="86" w:author="Анастасия Карпухова" w:date="2026-09-29T10:30:00Z">
        <w:r>
          <w:t>означает соответствие требованиям Евразийского экономического союза</w:t>
        </w:r>
      </w:ins>
      <w:ins w:id="87" w:author="Анастасия Карпухова" w:date="2026-09-29T10:31:00Z">
        <w:r>
          <w:t xml:space="preserve">. </w:t>
        </w:r>
      </w:ins>
      <w:ins w:id="88" w:author="Анастасия Карпухова" w:date="2026-09-29T10:32:00Z">
        <w:r w:rsidRPr="00086C63">
          <w:t>На электронику наносится в рамках соответствующих ТР ТС</w:t>
        </w:r>
      </w:ins>
      <w:r w:rsidR="009C5B08">
        <w:br/>
        <w:t>б</w:t>
      </w:r>
      <w:proofErr w:type="gramStart"/>
      <w:r w:rsidR="009C5B08">
        <w:t>)</w:t>
      </w:r>
      <w:proofErr w:type="gramEnd"/>
      <w:r w:rsidR="009C5B08">
        <w:t xml:space="preserve"> Расшифруйте штрихкод EAN-13: определите страну-производителя по первым цифрам (460–469).</w:t>
      </w:r>
      <w:ins w:id="89" w:author="Анастасия Карпухова" w:date="2026-09-29T10:34:00Z">
        <w:r w:rsidR="0056591A">
          <w:t xml:space="preserve"> - Россия</w:t>
        </w:r>
      </w:ins>
      <w:r w:rsidR="009C5B08">
        <w:br/>
        <w:t>в</w:t>
      </w:r>
      <w:proofErr w:type="gramStart"/>
      <w:r w:rsidR="009C5B08">
        <w:t>)</w:t>
      </w:r>
      <w:proofErr w:type="gramEnd"/>
      <w:r w:rsidR="009C5B08">
        <w:t xml:space="preserve">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</w:p>
    <w:p w14:paraId="27E6977E" w14:textId="77777777" w:rsidR="0056591A" w:rsidRPr="0056591A" w:rsidRDefault="0056591A" w:rsidP="0056591A">
      <w:pPr>
        <w:pStyle w:val="a3"/>
        <w:rPr>
          <w:ins w:id="90" w:author="Анастасия Карпухова" w:date="2026-09-29T10:35:00Z"/>
        </w:rPr>
      </w:pPr>
      <w:ins w:id="91" w:author="Анастасия Карпухова" w:date="2026-09-29T10:35:00Z">
        <w:r w:rsidRPr="0056591A">
          <w:lastRenderedPageBreak/>
          <w:t>Чётные позиции (2,4,6,8,10,12): 6+1+3+5+7+9 = 31 × 3 = 93.</w:t>
        </w:r>
      </w:ins>
    </w:p>
    <w:p w14:paraId="544E914B" w14:textId="77777777" w:rsidR="0056591A" w:rsidRPr="0056591A" w:rsidRDefault="0056591A" w:rsidP="0056591A">
      <w:pPr>
        <w:pStyle w:val="a3"/>
        <w:rPr>
          <w:ins w:id="92" w:author="Анастасия Карпухова" w:date="2026-09-29T10:35:00Z"/>
        </w:rPr>
      </w:pPr>
      <w:ins w:id="93" w:author="Анастасия Карпухова" w:date="2026-09-29T10:35:00Z">
        <w:r w:rsidRPr="0056591A">
          <w:t>Нечётные (1,3,5,7,9,11): 4+0+2+4+6+8 = 24.</w:t>
        </w:r>
      </w:ins>
    </w:p>
    <w:p w14:paraId="3EAA868B" w14:textId="5D24FEE7" w:rsidR="0056591A" w:rsidRDefault="0056591A" w:rsidP="00086C63">
      <w:pPr>
        <w:pStyle w:val="a3"/>
        <w:rPr>
          <w:ins w:id="94" w:author="Анастасия Карпухова" w:date="2026-09-29T10:35:00Z"/>
        </w:rPr>
      </w:pPr>
      <w:ins w:id="95" w:author="Анастасия Карпухова" w:date="2026-09-29T10:35:00Z">
        <w:r>
          <w:t>93+24=</w:t>
        </w:r>
        <w:r w:rsidRPr="0056591A">
          <w:t xml:space="preserve">117. </w:t>
        </w:r>
      </w:ins>
    </w:p>
    <w:p w14:paraId="58F7B163" w14:textId="77777777" w:rsidR="0056591A" w:rsidRDefault="0056591A" w:rsidP="00086C63">
      <w:pPr>
        <w:pStyle w:val="a3"/>
        <w:rPr>
          <w:ins w:id="96" w:author="Анастасия Карпухова" w:date="2026-09-29T10:36:00Z"/>
        </w:rPr>
      </w:pPr>
      <w:ins w:id="97" w:author="Анастасия Карпухова" w:date="2026-09-29T10:35:00Z">
        <w:r w:rsidRPr="0056591A">
          <w:t xml:space="preserve">120 − 117 = 3. </w:t>
        </w:r>
      </w:ins>
    </w:p>
    <w:p w14:paraId="4D161D5A" w14:textId="77777777" w:rsidR="00ED137B" w:rsidRDefault="0056591A" w:rsidP="00086C63">
      <w:pPr>
        <w:pStyle w:val="a3"/>
        <w:rPr>
          <w:ins w:id="98" w:author="Анастасия Карпухова" w:date="2026-09-29T10:45:00Z"/>
        </w:rPr>
      </w:pPr>
      <w:ins w:id="99" w:author="Анастасия Карпухова" w:date="2026-09-29T10:35:00Z">
        <w:r w:rsidRPr="0056591A">
          <w:t>Контрольная цифра в коде — 0, не совпадает.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</w:t>
      </w:r>
      <w:proofErr w:type="gramStart"/>
      <w:r w:rsidR="009C5B08">
        <w:t>4 .</w:t>
      </w:r>
      <w:proofErr w:type="gramEnd"/>
      <w:r w:rsidR="009C5B08">
        <w:t xml:space="preserve"> Документы по ГОСТ 19</w:t>
      </w:r>
      <w:r w:rsidR="009C5B08">
        <w:br/>
      </w:r>
      <w:r w:rsidR="009C5B08">
        <w:br/>
        <w:t>Вам нужно разработать мобильное приложение «Трекер привычек».</w:t>
      </w:r>
      <w:r w:rsidR="009C5B08">
        <w:br/>
      </w:r>
      <w:r w:rsidR="009C5B08">
        <w:br/>
        <w:t>а</w:t>
      </w:r>
      <w:proofErr w:type="gramStart"/>
      <w:r w:rsidR="009C5B08">
        <w:t>)</w:t>
      </w:r>
      <w:proofErr w:type="gramEnd"/>
      <w:r w:rsidR="009C5B08">
        <w:t xml:space="preserve"> Составьте шаблон ТЗ по ГОСТ 19.201-78 — перечислите 7 разделов (только названия).</w:t>
      </w:r>
      <w:ins w:id="100" w:author="Анастасия Карпухова" w:date="2026-09-29T10:36:00Z">
        <w:r>
          <w:t xml:space="preserve"> </w:t>
        </w:r>
      </w:ins>
      <w:ins w:id="101" w:author="Анастасия Карпухова" w:date="2026-09-29T10:37:00Z">
        <w:r>
          <w:t>–</w:t>
        </w:r>
      </w:ins>
      <w:ins w:id="102" w:author="Анастасия Карпухова" w:date="2026-09-29T10:36:00Z">
        <w:r>
          <w:t xml:space="preserve"> Введе</w:t>
        </w:r>
      </w:ins>
      <w:ins w:id="103" w:author="Анастасия Карпухова" w:date="2026-09-29T10:37:00Z">
        <w:r>
          <w:t xml:space="preserve">ние. Основания для разработки. </w:t>
        </w:r>
      </w:ins>
      <w:ins w:id="104" w:author="Анастасия Карпухова" w:date="2026-09-29T10:38:00Z">
        <w:r>
          <w:t>Назначение разработки. Требования к программе. Требования к программ</w:t>
        </w:r>
      </w:ins>
      <w:ins w:id="105" w:author="Анастасия Карпухова" w:date="2026-09-29T10:39:00Z">
        <w:r>
          <w:t>ной документации. Технико-экономические показатели. Стадии разработки. Порядок контро</w:t>
        </w:r>
      </w:ins>
      <w:ins w:id="106" w:author="Анастасия Карпухова" w:date="2026-09-29T10:40:00Z">
        <w:r>
          <w:t>ля.</w:t>
        </w:r>
      </w:ins>
      <w:r w:rsidR="009C5B08">
        <w:br/>
        <w:t>б) Какие документы проектной стадии по ГОСТ 19 вы подготовите? Назовите не менее 3.</w:t>
      </w:r>
      <w:ins w:id="107" w:author="Анастасия Карпухова" w:date="2026-09-29T10:40:00Z">
        <w:r>
          <w:t xml:space="preserve"> </w:t>
        </w:r>
      </w:ins>
      <w:ins w:id="108" w:author="Анастасия Карпухова" w:date="2026-09-29T10:43:00Z">
        <w:r>
          <w:t>–</w:t>
        </w:r>
      </w:ins>
      <w:ins w:id="109" w:author="Анастасия Карпухова" w:date="2026-09-29T10:40:00Z">
        <w:r>
          <w:t xml:space="preserve"> </w:t>
        </w:r>
      </w:ins>
      <w:ins w:id="110" w:author="Анастасия Карпухова" w:date="2026-09-29T10:43:00Z">
        <w:r>
          <w:t xml:space="preserve">ведомость проекта, пояснительная записка, </w:t>
        </w:r>
        <w:r w:rsidR="00ED137B">
          <w:t xml:space="preserve">ведомость технического проекта, </w:t>
        </w:r>
      </w:ins>
      <w:ins w:id="111" w:author="Анастасия Карпухова" w:date="2026-09-29T10:44:00Z">
        <w:r w:rsidR="00ED137B">
          <w:t>пояснительная записка к техническому проекту.</w:t>
        </w:r>
      </w:ins>
      <w:r w:rsidR="009C5B08">
        <w:br/>
        <w:t>в</w:t>
      </w:r>
      <w:proofErr w:type="gramStart"/>
      <w:r w:rsidR="009C5B08">
        <w:t>)</w:t>
      </w:r>
      <w:proofErr w:type="gramEnd"/>
      <w:r w:rsidR="009C5B08">
        <w:t xml:space="preserve"> Чем отличается «Руководство системного программиста» от «Руководства оператора»? Кому адресован каждый документ?</w:t>
      </w:r>
      <w:ins w:id="112" w:author="Анастасия Карпухова" w:date="2026-09-29T10:41:00Z">
        <w:r>
          <w:t xml:space="preserve"> </w:t>
        </w:r>
      </w:ins>
    </w:p>
    <w:p w14:paraId="5757FF12" w14:textId="77777777" w:rsidR="00ED137B" w:rsidRDefault="0056591A" w:rsidP="00ED137B">
      <w:pPr>
        <w:pStyle w:val="a3"/>
        <w:numPr>
          <w:ilvl w:val="0"/>
          <w:numId w:val="2"/>
        </w:numPr>
        <w:rPr>
          <w:ins w:id="113" w:author="Анастасия Карпухова" w:date="2026-09-29T10:45:00Z"/>
        </w:rPr>
      </w:pPr>
      <w:ins w:id="114" w:author="Анастасия Карпухова" w:date="2026-09-29T10:41:00Z">
        <w:r w:rsidRPr="0056591A">
          <w:t xml:space="preserve">Руководство системного программиста — для специалистов, занимающихся установкой, настройкой и сопровождением системы. </w:t>
        </w:r>
      </w:ins>
    </w:p>
    <w:p w14:paraId="18E1CF8E" w14:textId="1F889F67" w:rsidR="009C5B08" w:rsidRDefault="0056591A" w:rsidP="00ED137B">
      <w:pPr>
        <w:pStyle w:val="a3"/>
        <w:numPr>
          <w:ilvl w:val="0"/>
          <w:numId w:val="2"/>
        </w:numPr>
        <w:pPrChange w:id="115" w:author="Анастасия Карпухова" w:date="2026-09-29T10:45:00Z">
          <w:pPr>
            <w:pStyle w:val="a3"/>
          </w:pPr>
        </w:pPrChange>
      </w:pPr>
      <w:ins w:id="116" w:author="Анастасия Карпухова" w:date="2026-09-29T10:41:00Z">
        <w:r w:rsidRPr="0056591A">
          <w:t>Руководство оператора — для конечного пользователя, описывает порядок работы с программой в штатном режиме.</w:t>
        </w:r>
      </w:ins>
      <w:r w:rsidR="009C5B08">
        <w:br/>
      </w:r>
      <w:r w:rsidR="009C5B08">
        <w:br/>
      </w:r>
    </w:p>
    <w:p w14:paraId="7A0F652A" w14:textId="77777777" w:rsidR="000A201F" w:rsidRDefault="000A201F"/>
    <w:sectPr w:rsidR="000A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C48E7"/>
    <w:multiLevelType w:val="hybridMultilevel"/>
    <w:tmpl w:val="24681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E11A6"/>
    <w:multiLevelType w:val="hybridMultilevel"/>
    <w:tmpl w:val="A4361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990103">
    <w:abstractNumId w:val="1"/>
  </w:num>
  <w:num w:numId="2" w16cid:durableId="957555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астасия Карпухова">
    <w15:presenceInfo w15:providerId="Windows Live" w15:userId="a4696382f72829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A"/>
    <w:rsid w:val="00086C63"/>
    <w:rsid w:val="000A201F"/>
    <w:rsid w:val="00207E2E"/>
    <w:rsid w:val="003C27C2"/>
    <w:rsid w:val="005073BA"/>
    <w:rsid w:val="0056591A"/>
    <w:rsid w:val="009C5B08"/>
    <w:rsid w:val="009D2F77"/>
    <w:rsid w:val="009E6E5E"/>
    <w:rsid w:val="00A66100"/>
    <w:rsid w:val="00A85D1A"/>
    <w:rsid w:val="00D924AA"/>
    <w:rsid w:val="00DE26E1"/>
    <w:rsid w:val="00ED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6A2"/>
  <w15:chartTrackingRefBased/>
  <w15:docId w15:val="{D96A65C5-97B3-4DE7-B088-CC97CA0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  <w:style w:type="paragraph" w:styleId="a7">
    <w:name w:val="Revision"/>
    <w:hidden/>
    <w:uiPriority w:val="99"/>
    <w:semiHidden/>
    <w:rsid w:val="005073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Анастасия Карпухова</cp:lastModifiedBy>
  <cp:revision>2</cp:revision>
  <dcterms:created xsi:type="dcterms:W3CDTF">2026-09-29T07:46:00Z</dcterms:created>
  <dcterms:modified xsi:type="dcterms:W3CDTF">2026-09-29T07:46:00Z</dcterms:modified>
</cp:coreProperties>
</file>